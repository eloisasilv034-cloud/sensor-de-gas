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AD07C" w14:textId="6FBD77B9" w:rsidR="005656C4" w:rsidRPr="003112D6" w:rsidRDefault="005656C4" w:rsidP="38FFE826">
      <w:pPr>
        <w:pStyle w:val="Heading1"/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  <w:highlight w:val="red"/>
        </w:rPr>
      </w:pPr>
      <w:r w:rsidRPr="38FFE826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  <w:highlight w:val="red"/>
        </w:rPr>
        <w:t>Detecção de Gás com Sensor MQ135 em Simulação de Incêndio: </w:t>
      </w:r>
    </w:p>
    <w:p w14:paraId="161CFD04" w14:textId="0304F1D0" w:rsidR="005656C4" w:rsidRPr="005656C4" w:rsidRDefault="005656C4" w:rsidP="005656C4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38FFE826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Dhiandra Medrado da Costa¹ </w:t>
      </w:r>
      <w:r>
        <w:br/>
      </w:r>
      <w:r w:rsidRPr="38FFE826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Maria Eloiza Damazio Silva² </w:t>
      </w:r>
      <w:r>
        <w:br/>
      </w:r>
      <w:r w:rsidRPr="38FFE826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Professor Orientador: Willian Horing Azambuja³ </w:t>
      </w:r>
    </w:p>
    <w:p w14:paraId="1AC20D33" w14:textId="553393DA" w:rsidR="459C99D1" w:rsidRDefault="459C99D1">
      <w:r w:rsidRPr="3A7501E9">
        <w:rPr>
          <w:rFonts w:ascii="Times New Roman" w:hAnsi="Times New Roman" w:cs="Times New Roman"/>
          <w:sz w:val="22"/>
          <w:szCs w:val="22"/>
        </w:rPr>
        <w:t> </w:t>
      </w:r>
      <w:r w:rsidR="1163D616" w:rsidRPr="3A7501E9">
        <w:rPr>
          <w:rFonts w:ascii="Times New Roman" w:hAnsi="Times New Roman" w:cs="Times New Roman"/>
          <w:sz w:val="22"/>
          <w:szCs w:val="22"/>
        </w:rPr>
        <w:t xml:space="preserve">   </w:t>
      </w:r>
    </w:p>
    <w:p w14:paraId="7538358C" w14:textId="232EFB53" w:rsidR="1163D616" w:rsidRDefault="1163D616">
      <w:r w:rsidRPr="3A7501E9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                                                       </w:t>
      </w:r>
    </w:p>
    <w:p w14:paraId="32E1B380" w14:textId="78A79A26" w:rsidR="133F9A88" w:rsidRDefault="133F9A88" w:rsidP="38FFE826">
      <w:pPr>
        <w:pStyle w:val="Heading2"/>
        <w:rPr>
          <w:rFonts w:ascii="Times New Roman" w:eastAsia="Times New Roman" w:hAnsi="Times New Roman" w:cs="Times New Roman"/>
          <w:b/>
          <w:bCs/>
          <w:color w:val="000000" w:themeColor="text1"/>
          <w:sz w:val="34"/>
          <w:szCs w:val="34"/>
        </w:rPr>
      </w:pPr>
      <w:r w:rsidRPr="38FFE826">
        <w:rPr>
          <w:rFonts w:ascii="Times New Roman" w:eastAsia="Times New Roman" w:hAnsi="Times New Roman" w:cs="Times New Roman"/>
          <w:b/>
          <w:bCs/>
          <w:color w:val="000000" w:themeColor="text1"/>
        </w:rPr>
        <w:t>1.</w:t>
      </w:r>
      <w:r w:rsidR="459C99D1" w:rsidRPr="38FFE826">
        <w:rPr>
          <w:rFonts w:ascii="Times New Roman" w:eastAsia="Times New Roman" w:hAnsi="Times New Roman" w:cs="Times New Roman"/>
          <w:b/>
          <w:bCs/>
          <w:color w:val="000000" w:themeColor="text1"/>
        </w:rPr>
        <w:t>INTRODUÇÃO</w:t>
      </w:r>
    </w:p>
    <w:p w14:paraId="48B8B2DF" w14:textId="7F8B9DA4" w:rsidR="005656C4" w:rsidRPr="005656C4" w:rsidRDefault="005656C4" w:rsidP="3A7501E9">
      <w:pPr>
        <w:ind w:firstLine="708"/>
        <w:jc w:val="both"/>
        <w:rPr>
          <w:rFonts w:ascii="Times New Roman" w:hAnsi="Times New Roman" w:cs="Times New Roman"/>
        </w:rPr>
      </w:pPr>
      <w:r w:rsidRPr="3A7501E9">
        <w:rPr>
          <w:rFonts w:ascii="Times New Roman" w:hAnsi="Times New Roman" w:cs="Times New Roman"/>
        </w:rPr>
        <w:t>O monitoramento da qualidade do ar e a detecção precoce de gases tóxicos são fundamentais para garantir a segurança em ambientes industriais, principalmente em setores com alto risco de incêndios, como indústrias têxteis. O uso de sensores eletrônicos, como o MQ135, aliado a sistemas de automação baseados em microcontroladores Arduino, oferece soluções acessíveis e eficazes para a prevenção de acidentes. </w:t>
      </w:r>
    </w:p>
    <w:p w14:paraId="70B2F85D" w14:textId="77777777" w:rsidR="005656C4" w:rsidRPr="005656C4" w:rsidRDefault="005656C4" w:rsidP="3A7501E9">
      <w:pPr>
        <w:ind w:firstLine="708"/>
        <w:jc w:val="both"/>
        <w:rPr>
          <w:rFonts w:ascii="Times New Roman" w:hAnsi="Times New Roman" w:cs="Times New Roman"/>
        </w:rPr>
      </w:pPr>
      <w:r w:rsidRPr="3A7501E9">
        <w:rPr>
          <w:rFonts w:ascii="Times New Roman" w:hAnsi="Times New Roman" w:cs="Times New Roman"/>
        </w:rPr>
        <w:t>Este trabalho apresenta o desenvolvimento de uma maquete simulando uma fábrica de tecidos, onde é utilizado o sensor MQ135 para detectar a presença de gases relacionados a incêndios. A automação desse sistema permite o acionamento de alarmes sonoros e visuais para alertar sobre possíveis riscos, demonstrando a aplicação prática de tecnologias que podem ser implementadas em indústrias reais. </w:t>
      </w:r>
    </w:p>
    <w:p w14:paraId="1CEF0272" w14:textId="0A8C46D3" w:rsidR="005656C4" w:rsidRPr="005656C4" w:rsidRDefault="005656C4" w:rsidP="3A7501E9">
      <w:pPr>
        <w:ind w:firstLine="709"/>
        <w:jc w:val="both"/>
        <w:rPr>
          <w:rFonts w:ascii="Times New Roman" w:hAnsi="Times New Roman" w:cs="Times New Roman"/>
        </w:rPr>
      </w:pPr>
      <w:r w:rsidRPr="3A7501E9">
        <w:rPr>
          <w:rFonts w:ascii="Times New Roman" w:hAnsi="Times New Roman" w:cs="Times New Roman"/>
        </w:rPr>
        <w:t>O projeto foi elaborado pelas alunas do curso de Automação Industrial do SENAI Rondonópolis – MT, com o objetivo de integrar conhecimentos teóricos e práticos, além de contribuir para a segurança industrial e educação técnica. </w:t>
      </w:r>
    </w:p>
    <w:p w14:paraId="1BA59808" w14:textId="59E95E48" w:rsidR="38FFE826" w:rsidRDefault="005656C4" w:rsidP="3A7501E9">
      <w:pPr>
        <w:ind w:firstLine="709"/>
        <w:jc w:val="both"/>
        <w:rPr>
          <w:rFonts w:ascii="Times New Roman" w:hAnsi="Times New Roman" w:cs="Times New Roman"/>
        </w:rPr>
      </w:pPr>
      <w:r w:rsidRPr="3A7501E9">
        <w:rPr>
          <w:rFonts w:ascii="Times New Roman" w:hAnsi="Times New Roman" w:cs="Times New Roman"/>
          <w:b/>
          <w:bCs/>
        </w:rPr>
        <w:t>Palavras-chave:</w:t>
      </w:r>
      <w:r w:rsidRPr="3A7501E9">
        <w:rPr>
          <w:rFonts w:ascii="Times New Roman" w:hAnsi="Times New Roman" w:cs="Times New Roman"/>
        </w:rPr>
        <w:t xml:space="preserve"> sensor MQ135, Arduino, automação industrial, detecção de gases, segurança industrial. </w:t>
      </w:r>
      <w:r>
        <w:rPr>
          <w:noProof/>
        </w:rPr>
        <w:drawing>
          <wp:inline distT="0" distB="0" distL="0" distR="0" wp14:anchorId="6D1FDA90" wp14:editId="3E86626C">
            <wp:extent cx="9525" cy="9525"/>
            <wp:effectExtent l="0" t="0" r="0" b="0"/>
            <wp:docPr id="1604856997" name="Imagem 9" descr="Fo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Form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3A7501E9">
        <w:rPr>
          <w:rFonts w:ascii="Times New Roman" w:hAnsi="Times New Roman" w:cs="Times New Roman"/>
        </w:rPr>
        <w:t> </w:t>
      </w:r>
    </w:p>
    <w:p w14:paraId="3CFC5F92" w14:textId="2092B53B" w:rsidR="003B3C1E" w:rsidRPr="003B3C1E" w:rsidRDefault="003B3C1E" w:rsidP="356A795A">
      <w:pPr>
        <w:rPr>
          <w:rStyle w:val="Heading2Char"/>
          <w:rFonts w:ascii="Times New Roman" w:eastAsiaTheme="minorEastAsia" w:hAnsi="Times New Roman" w:cs="Times New Roman"/>
          <w:color w:val="auto"/>
          <w:sz w:val="24"/>
          <w:szCs w:val="24"/>
        </w:rPr>
      </w:pPr>
    </w:p>
    <w:p w14:paraId="19AD24D0" w14:textId="61BC25AD" w:rsidR="3A7501E9" w:rsidRDefault="3A7501E9" w:rsidP="3A7501E9">
      <w:pPr>
        <w:rPr>
          <w:rStyle w:val="Heading2Char"/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256F3172" w14:textId="0A523DF3" w:rsidR="3A7501E9" w:rsidRDefault="3A7501E9" w:rsidP="3A7501E9">
      <w:pPr>
        <w:rPr>
          <w:rStyle w:val="Heading2Char"/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214C710D" w14:textId="4395F89A" w:rsidR="3A7501E9" w:rsidRDefault="3A7501E9" w:rsidP="3A7501E9">
      <w:pPr>
        <w:rPr>
          <w:rStyle w:val="Heading2Char"/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1474E1A1" w14:textId="48B772F7" w:rsidR="005656C4" w:rsidRDefault="005656C4" w:rsidP="3A7501E9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3A7501E9">
        <w:rPr>
          <w:rStyle w:val="Heading2Char"/>
          <w:rFonts w:ascii="Times New Roman" w:eastAsia="Times New Roman" w:hAnsi="Times New Roman" w:cs="Times New Roman"/>
          <w:b/>
          <w:bCs/>
          <w:color w:val="000000" w:themeColor="text1"/>
        </w:rPr>
        <w:t>2. MATERIAL E MÉTODOS</w:t>
      </w:r>
      <w:r w:rsidRPr="3A7501E9">
        <w:rPr>
          <w:rStyle w:val="Heading2Char"/>
          <w:rFonts w:ascii="Times New Roman" w:eastAsia="Times New Roman" w:hAnsi="Times New Roman" w:cs="Times New Roman"/>
          <w:b/>
          <w:bCs/>
        </w:rPr>
        <w:t> </w:t>
      </w:r>
    </w:p>
    <w:p w14:paraId="7A0304D8" w14:textId="0EEA1D2F" w:rsidR="00797C4A" w:rsidRDefault="005656C4" w:rsidP="3A7501E9">
      <w:pPr>
        <w:ind w:firstLine="708"/>
        <w:jc w:val="both"/>
        <w:rPr>
          <w:rFonts w:ascii="Times New Roman" w:hAnsi="Times New Roman" w:cs="Times New Roman"/>
        </w:rPr>
      </w:pPr>
      <w:r w:rsidRPr="3A7501E9">
        <w:rPr>
          <w:rFonts w:ascii="Times New Roman" w:hAnsi="Times New Roman" w:cs="Times New Roman"/>
        </w:rPr>
        <w:t>A pesquisa realizada foi aplicada e experimental, com abordagem qualitativa e quantitativa, realizada no SENAI Rondonópolis, Mato Grosso. O projeto foi desenvolvido</w:t>
      </w:r>
      <w:r w:rsidR="7F67341E" w:rsidRPr="3A7501E9">
        <w:rPr>
          <w:rFonts w:ascii="Times New Roman" w:hAnsi="Times New Roman" w:cs="Times New Roman"/>
        </w:rPr>
        <w:t xml:space="preserve"> </w:t>
      </w:r>
      <w:r w:rsidRPr="3A7501E9">
        <w:rPr>
          <w:rFonts w:ascii="Times New Roman" w:hAnsi="Times New Roman" w:cs="Times New Roman"/>
        </w:rPr>
        <w:t>pelas alunas Dhiandra Medrado da Costa e Maria Eloiza Damazio Silva, sob orientação do professor Willian Horing Azambuja.</w:t>
      </w:r>
    </w:p>
    <w:p w14:paraId="0F45CF73" w14:textId="343D6B69" w:rsidR="004E462B" w:rsidRDefault="004E462B" w:rsidP="005656C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48BA684" w14:textId="5D2C8060" w:rsidR="005656C4" w:rsidRPr="005656C4" w:rsidRDefault="005656C4" w:rsidP="005656C4">
      <w:pPr>
        <w:rPr>
          <w:rFonts w:ascii="Times New Roman" w:hAnsi="Times New Roman" w:cs="Times New Roman"/>
          <w:sz w:val="26"/>
          <w:szCs w:val="26"/>
        </w:rPr>
      </w:pPr>
      <w:r w:rsidRPr="005656C4">
        <w:rPr>
          <w:rFonts w:ascii="Times New Roman" w:hAnsi="Times New Roman" w:cs="Times New Roman"/>
          <w:b/>
          <w:bCs/>
          <w:sz w:val="26"/>
          <w:szCs w:val="26"/>
        </w:rPr>
        <w:t>Materiais utilizados:</w:t>
      </w:r>
      <w:r w:rsidRPr="005656C4">
        <w:rPr>
          <w:rFonts w:ascii="Times New Roman" w:hAnsi="Times New Roman" w:cs="Times New Roman"/>
          <w:sz w:val="26"/>
          <w:szCs w:val="26"/>
        </w:rPr>
        <w:t> </w:t>
      </w:r>
    </w:p>
    <w:p w14:paraId="2C80176E" w14:textId="77777777" w:rsidR="005656C4" w:rsidRPr="005656C4" w:rsidRDefault="005656C4" w:rsidP="005656C4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38FFE826">
        <w:rPr>
          <w:rFonts w:ascii="Times New Roman" w:eastAsia="Times New Roman" w:hAnsi="Times New Roman" w:cs="Times New Roman"/>
        </w:rPr>
        <w:t>Sensor de gás MQ135 </w:t>
      </w:r>
      <w:r>
        <w:br/>
      </w:r>
      <w:r w:rsidRPr="38FFE826">
        <w:rPr>
          <w:rFonts w:ascii="Times New Roman" w:eastAsia="Times New Roman" w:hAnsi="Times New Roman" w:cs="Times New Roman"/>
        </w:rPr>
        <w:t> </w:t>
      </w:r>
    </w:p>
    <w:p w14:paraId="490FAC01" w14:textId="77777777" w:rsidR="005656C4" w:rsidRPr="005656C4" w:rsidRDefault="005656C4" w:rsidP="005656C4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38FFE826">
        <w:rPr>
          <w:rFonts w:ascii="Times New Roman" w:eastAsia="Times New Roman" w:hAnsi="Times New Roman" w:cs="Times New Roman"/>
        </w:rPr>
        <w:t>Placa Arduino Uno R3 </w:t>
      </w:r>
      <w:r>
        <w:br/>
      </w:r>
      <w:r w:rsidRPr="38FFE826">
        <w:rPr>
          <w:rFonts w:ascii="Times New Roman" w:eastAsia="Times New Roman" w:hAnsi="Times New Roman" w:cs="Times New Roman"/>
        </w:rPr>
        <w:t> </w:t>
      </w:r>
    </w:p>
    <w:p w14:paraId="7946826B" w14:textId="77777777" w:rsidR="005656C4" w:rsidRPr="005656C4" w:rsidRDefault="005656C4" w:rsidP="005656C4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38FFE826">
        <w:rPr>
          <w:rFonts w:ascii="Times New Roman" w:eastAsia="Times New Roman" w:hAnsi="Times New Roman" w:cs="Times New Roman"/>
        </w:rPr>
        <w:t>Placa de ensaio (protoboard) </w:t>
      </w:r>
      <w:r>
        <w:br/>
      </w:r>
      <w:r w:rsidRPr="38FFE826">
        <w:rPr>
          <w:rFonts w:ascii="Times New Roman" w:eastAsia="Times New Roman" w:hAnsi="Times New Roman" w:cs="Times New Roman"/>
        </w:rPr>
        <w:t> </w:t>
      </w:r>
    </w:p>
    <w:p w14:paraId="21063DD5" w14:textId="77777777" w:rsidR="005656C4" w:rsidRPr="005656C4" w:rsidRDefault="005656C4" w:rsidP="005656C4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38FFE826">
        <w:rPr>
          <w:rFonts w:ascii="Times New Roman" w:eastAsia="Times New Roman" w:hAnsi="Times New Roman" w:cs="Times New Roman"/>
        </w:rPr>
        <w:t>LEDs para sinalização visual </w:t>
      </w:r>
      <w:r>
        <w:br/>
      </w:r>
      <w:r w:rsidRPr="38FFE826">
        <w:rPr>
          <w:rFonts w:ascii="Times New Roman" w:eastAsia="Times New Roman" w:hAnsi="Times New Roman" w:cs="Times New Roman"/>
        </w:rPr>
        <w:t> </w:t>
      </w:r>
    </w:p>
    <w:p w14:paraId="077ECAB5" w14:textId="77777777" w:rsidR="005656C4" w:rsidRPr="005656C4" w:rsidRDefault="005656C4" w:rsidP="005656C4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38FFE826">
        <w:rPr>
          <w:rFonts w:ascii="Times New Roman" w:eastAsia="Times New Roman" w:hAnsi="Times New Roman" w:cs="Times New Roman"/>
        </w:rPr>
        <w:t>Buzzer piezoelétrico para alarme sonoro </w:t>
      </w:r>
      <w:r>
        <w:br/>
      </w:r>
      <w:r w:rsidRPr="38FFE826">
        <w:rPr>
          <w:rFonts w:ascii="Times New Roman" w:eastAsia="Times New Roman" w:hAnsi="Times New Roman" w:cs="Times New Roman"/>
        </w:rPr>
        <w:t> </w:t>
      </w:r>
    </w:p>
    <w:p w14:paraId="26332951" w14:textId="77777777" w:rsidR="005656C4" w:rsidRPr="005656C4" w:rsidRDefault="005656C4" w:rsidP="005656C4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38FFE826">
        <w:rPr>
          <w:rFonts w:ascii="Times New Roman" w:eastAsia="Times New Roman" w:hAnsi="Times New Roman" w:cs="Times New Roman"/>
        </w:rPr>
        <w:t>Jumpers para conexões elétricas </w:t>
      </w:r>
      <w:r>
        <w:br/>
      </w:r>
      <w:r w:rsidRPr="005656C4">
        <w:rPr>
          <w:rFonts w:ascii="Times New Roman" w:hAnsi="Times New Roman" w:cs="Times New Roman"/>
          <w:sz w:val="22"/>
          <w:szCs w:val="22"/>
        </w:rPr>
        <w:t> </w:t>
      </w:r>
    </w:p>
    <w:p w14:paraId="13C4DEAC" w14:textId="77777777" w:rsidR="005656C4" w:rsidRPr="005656C4" w:rsidRDefault="005656C4" w:rsidP="005656C4">
      <w:pPr>
        <w:rPr>
          <w:rFonts w:ascii="Times New Roman" w:hAnsi="Times New Roman" w:cs="Times New Roman"/>
          <w:sz w:val="26"/>
          <w:szCs w:val="26"/>
        </w:rPr>
      </w:pPr>
      <w:r w:rsidRPr="005656C4">
        <w:rPr>
          <w:rFonts w:ascii="Times New Roman" w:hAnsi="Times New Roman" w:cs="Times New Roman"/>
          <w:b/>
          <w:bCs/>
          <w:sz w:val="26"/>
          <w:szCs w:val="26"/>
        </w:rPr>
        <w:t>Procedimentos:</w:t>
      </w:r>
      <w:r w:rsidRPr="005656C4">
        <w:rPr>
          <w:rFonts w:ascii="Times New Roman" w:hAnsi="Times New Roman" w:cs="Times New Roman"/>
          <w:sz w:val="26"/>
          <w:szCs w:val="26"/>
        </w:rPr>
        <w:t> </w:t>
      </w:r>
    </w:p>
    <w:p w14:paraId="029F2296" w14:textId="77777777" w:rsidR="005656C4" w:rsidRPr="005656C4" w:rsidRDefault="005656C4" w:rsidP="005656C4">
      <w:pPr>
        <w:rPr>
          <w:rFonts w:ascii="Times New Roman" w:hAnsi="Times New Roman" w:cs="Times New Roman"/>
        </w:rPr>
      </w:pPr>
      <w:r w:rsidRPr="38FFE826">
        <w:rPr>
          <w:rFonts w:ascii="Times New Roman" w:hAnsi="Times New Roman" w:cs="Times New Roman"/>
        </w:rPr>
        <w:t>Foi montada uma maquete que simula um ambiente industrial têxtil. O sensor MQ135 foi conectado à placa Arduino Uno para monitorar a concentração de gases. O código para o Arduino foi desenvolvido para detectar níveis perigosos de gás, acionando um LED e um buzzer como alerta. </w:t>
      </w:r>
    </w:p>
    <w:p w14:paraId="2DFE8D84" w14:textId="77777777" w:rsidR="005656C4" w:rsidRPr="005656C4" w:rsidRDefault="005656C4" w:rsidP="005656C4">
      <w:pPr>
        <w:rPr>
          <w:rFonts w:ascii="Times New Roman" w:hAnsi="Times New Roman" w:cs="Times New Roman"/>
          <w:sz w:val="22"/>
          <w:szCs w:val="22"/>
        </w:rPr>
      </w:pPr>
      <w:r w:rsidRPr="38FFE826">
        <w:rPr>
          <w:rFonts w:ascii="Times New Roman" w:hAnsi="Times New Roman" w:cs="Times New Roman"/>
        </w:rPr>
        <w:t>A escolha do sensor MQ135 se justifica pela sua capacidade de detectar gases tóxicos comuns em incêndios, e o Arduino foi selecionado por sua versatilidade, baixo custo e facilidade de programação, tornando o sistema ideal para uma demonstração educativa e funcional</w:t>
      </w:r>
      <w:r w:rsidRPr="005656C4">
        <w:rPr>
          <w:rFonts w:ascii="Times New Roman" w:hAnsi="Times New Roman" w:cs="Times New Roman"/>
          <w:sz w:val="22"/>
          <w:szCs w:val="22"/>
        </w:rPr>
        <w:t>. </w:t>
      </w:r>
    </w:p>
    <w:p w14:paraId="1987BD33" w14:textId="10C154FE" w:rsidR="005656C4" w:rsidRPr="005656C4" w:rsidRDefault="005656C4" w:rsidP="005656C4">
      <w:pPr>
        <w:rPr>
          <w:rFonts w:ascii="Times New Roman" w:hAnsi="Times New Roman" w:cs="Times New Roman"/>
          <w:sz w:val="22"/>
          <w:szCs w:val="22"/>
        </w:rPr>
      </w:pPr>
      <w:r w:rsidRPr="004A7731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A10B2BB" wp14:editId="4328D6B2">
            <wp:extent cx="9525" cy="9525"/>
            <wp:effectExtent l="0" t="0" r="0" b="0"/>
            <wp:docPr id="1581467118" name="Imagem 8" descr="Fo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Form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56C4">
        <w:rPr>
          <w:rFonts w:ascii="Times New Roman" w:hAnsi="Times New Roman" w:cs="Times New Roman"/>
          <w:sz w:val="22"/>
          <w:szCs w:val="22"/>
        </w:rPr>
        <w:t> </w:t>
      </w:r>
    </w:p>
    <w:p w14:paraId="09BFBBCC" w14:textId="4AD83D3B" w:rsidR="005656C4" w:rsidRDefault="005656C4" w:rsidP="3A7501E9">
      <w:pPr>
        <w:pStyle w:val="Heading2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3A7501E9">
        <w:rPr>
          <w:rFonts w:ascii="Times New Roman" w:eastAsia="Times New Roman" w:hAnsi="Times New Roman" w:cs="Times New Roman"/>
          <w:b/>
          <w:bCs/>
          <w:color w:val="000000" w:themeColor="text1"/>
        </w:rPr>
        <w:t>3. RESULTADOS E DISCUSSÃO </w:t>
      </w:r>
    </w:p>
    <w:p w14:paraId="3F494ABF" w14:textId="77777777" w:rsidR="005656C4" w:rsidRPr="005656C4" w:rsidRDefault="005656C4" w:rsidP="3A7501E9">
      <w:pPr>
        <w:ind w:firstLine="708"/>
        <w:jc w:val="both"/>
        <w:rPr>
          <w:rFonts w:ascii="Times New Roman" w:hAnsi="Times New Roman" w:cs="Times New Roman"/>
        </w:rPr>
      </w:pPr>
      <w:r w:rsidRPr="3A7501E9">
        <w:rPr>
          <w:rFonts w:ascii="Times New Roman" w:hAnsi="Times New Roman" w:cs="Times New Roman"/>
        </w:rPr>
        <w:t>Durante os testes, o sistema apresentou eficiência na detecção de gases simulados na maquete, ativando o alarme visual e sonoro conforme o código programado. A resposta rápida do sensor MQ135 possibilita uma ação preventiva em ambientes reais, mostrando-se adequado para monitoramento contínuo. </w:t>
      </w:r>
    </w:p>
    <w:p w14:paraId="79C555E7" w14:textId="77777777" w:rsidR="005656C4" w:rsidRPr="005656C4" w:rsidRDefault="005656C4" w:rsidP="3A7501E9">
      <w:pPr>
        <w:ind w:firstLine="708"/>
        <w:jc w:val="both"/>
        <w:rPr>
          <w:rFonts w:ascii="Times New Roman" w:hAnsi="Times New Roman" w:cs="Times New Roman"/>
        </w:rPr>
      </w:pPr>
      <w:r w:rsidRPr="3A7501E9">
        <w:rPr>
          <w:rFonts w:ascii="Times New Roman" w:hAnsi="Times New Roman" w:cs="Times New Roman"/>
        </w:rPr>
        <w:t>A maquete evidenciou a aplicabilidade do sistema em indústrias têxteis, onde a prevenção de incêndios é crítica. A integração entre hardware e software permitiu um controle automatizado simples e eficaz, destacando a importância da automação na segurança industrial. </w:t>
      </w:r>
    </w:p>
    <w:p w14:paraId="7CF07B37" w14:textId="2903A7F6" w:rsidR="005E7F30" w:rsidRDefault="005656C4" w:rsidP="3A7501E9">
      <w:r>
        <w:rPr>
          <w:noProof/>
        </w:rPr>
        <w:drawing>
          <wp:inline distT="0" distB="0" distL="0" distR="0" wp14:anchorId="6DA5A9D7" wp14:editId="5DC1E78D">
            <wp:extent cx="9525" cy="9525"/>
            <wp:effectExtent l="0" t="0" r="0" b="0"/>
            <wp:docPr id="1576897662" name="Imagem 7" descr="Fo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Form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</w:t>
      </w:r>
    </w:p>
    <w:p w14:paraId="22D6FA81" w14:textId="27A24F07" w:rsidR="38FFE826" w:rsidRDefault="005656C4" w:rsidP="3A7501E9">
      <w:pPr>
        <w:pStyle w:val="Header"/>
        <w:rPr>
          <w:b/>
          <w:bCs/>
        </w:rPr>
      </w:pPr>
      <w:r w:rsidRPr="3A7501E9">
        <w:rPr>
          <w:b/>
          <w:bCs/>
        </w:rPr>
        <w:t>4. CONCLUSÃO </w:t>
      </w:r>
    </w:p>
    <w:p w14:paraId="6304A3A1" w14:textId="6FC757C5" w:rsidR="3A7501E9" w:rsidRDefault="3A7501E9" w:rsidP="3A7501E9">
      <w:pPr>
        <w:pStyle w:val="Heading4"/>
      </w:pPr>
    </w:p>
    <w:p w14:paraId="64F3F535" w14:textId="77777777" w:rsidR="005656C4" w:rsidRPr="005656C4" w:rsidRDefault="005656C4" w:rsidP="3A7501E9">
      <w:pPr>
        <w:ind w:firstLine="708"/>
        <w:jc w:val="both"/>
        <w:rPr>
          <w:rFonts w:ascii="Times New Roman" w:hAnsi="Times New Roman" w:cs="Times New Roman"/>
        </w:rPr>
      </w:pPr>
      <w:r w:rsidRPr="3A7501E9">
        <w:rPr>
          <w:rFonts w:ascii="Times New Roman" w:hAnsi="Times New Roman" w:cs="Times New Roman"/>
        </w:rPr>
        <w:t>O projeto demonstrou que o uso do sensor MQ135 integrado ao Arduino pode ser uma solução eficiente para a detecção precoce de gases em ambientes industriais, possibilitando a prevenção de acidentes como incêndios. A maquete desenvolvida serviu como ferramenta educativa para ilustrar conceitos de automação e segurança. </w:t>
      </w:r>
    </w:p>
    <w:p w14:paraId="7E12CDBD" w14:textId="77777777" w:rsidR="005656C4" w:rsidRPr="005656C4" w:rsidRDefault="005656C4" w:rsidP="3A7501E9">
      <w:pPr>
        <w:ind w:firstLine="708"/>
        <w:jc w:val="both"/>
        <w:rPr>
          <w:rFonts w:ascii="Times New Roman" w:hAnsi="Times New Roman" w:cs="Times New Roman"/>
        </w:rPr>
      </w:pPr>
      <w:r w:rsidRPr="3A7501E9">
        <w:rPr>
          <w:rFonts w:ascii="Times New Roman" w:hAnsi="Times New Roman" w:cs="Times New Roman"/>
        </w:rPr>
        <w:t>Destaca-se que o sistema pode ser aprimorado com a inclusão de sensores adicionais e comunicação remota para monitoramento em tempo real, o que ampliaria sua aplicabilidade prática em indústrias maiores. </w:t>
      </w:r>
    </w:p>
    <w:p w14:paraId="326BC38C" w14:textId="697680F1" w:rsidR="005656C4" w:rsidRPr="005656C4" w:rsidRDefault="005656C4" w:rsidP="005656C4">
      <w:pPr>
        <w:rPr>
          <w:rFonts w:ascii="Times New Roman" w:hAnsi="Times New Roman" w:cs="Times New Roman"/>
        </w:rPr>
      </w:pPr>
      <w:r w:rsidRPr="008B09F3">
        <w:rPr>
          <w:rFonts w:ascii="Times New Roman" w:hAnsi="Times New Roman" w:cs="Times New Roman"/>
          <w:noProof/>
        </w:rPr>
        <w:drawing>
          <wp:inline distT="0" distB="0" distL="0" distR="0" wp14:anchorId="07718B54" wp14:editId="57E0E322">
            <wp:extent cx="9525" cy="9525"/>
            <wp:effectExtent l="0" t="0" r="0" b="0"/>
            <wp:docPr id="1808886445" name="Imagem 6" descr="Fo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Form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56C4">
        <w:rPr>
          <w:rFonts w:ascii="Times New Roman" w:hAnsi="Times New Roman" w:cs="Times New Roman"/>
        </w:rPr>
        <w:t> </w:t>
      </w:r>
    </w:p>
    <w:p w14:paraId="58098B0D" w14:textId="78B814D7" w:rsidR="005656C4" w:rsidRPr="005656C4" w:rsidRDefault="005656C4" w:rsidP="005656C4">
      <w:pPr>
        <w:rPr>
          <w:rFonts w:ascii="Times New Roman" w:hAnsi="Times New Roman" w:cs="Times New Roman"/>
          <w:sz w:val="34"/>
          <w:szCs w:val="34"/>
        </w:rPr>
      </w:pPr>
      <w:r w:rsidRPr="005656C4">
        <w:rPr>
          <w:rFonts w:ascii="Times New Roman" w:hAnsi="Times New Roman" w:cs="Times New Roman"/>
          <w:b/>
          <w:bCs/>
          <w:sz w:val="34"/>
          <w:szCs w:val="34"/>
        </w:rPr>
        <w:t>REFERÊNCIAS</w:t>
      </w:r>
      <w:r w:rsidRPr="005656C4">
        <w:rPr>
          <w:rFonts w:ascii="Times New Roman" w:hAnsi="Times New Roman" w:cs="Times New Roman"/>
          <w:sz w:val="34"/>
          <w:szCs w:val="34"/>
        </w:rPr>
        <w:t> </w:t>
      </w:r>
    </w:p>
    <w:p w14:paraId="1C54DC88" w14:textId="77EAC8A7" w:rsidR="005656C4" w:rsidRPr="005656C4" w:rsidRDefault="005656C4" w:rsidP="005656C4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3A7501E9">
        <w:rPr>
          <w:rFonts w:ascii="Times New Roman" w:eastAsia="Times New Roman" w:hAnsi="Times New Roman" w:cs="Times New Roman"/>
        </w:rPr>
        <w:t xml:space="preserve">Züge, M. A., et al. (2017). </w:t>
      </w:r>
      <w:r w:rsidRPr="3A7501E9">
        <w:rPr>
          <w:rFonts w:ascii="Times New Roman" w:eastAsia="Times New Roman" w:hAnsi="Times New Roman" w:cs="Times New Roman"/>
          <w:i/>
          <w:iCs/>
        </w:rPr>
        <w:t>Condutividade de emulsões estabilizadas com diferentes concentrações de fase oleosa</w:t>
      </w:r>
      <w:r w:rsidRPr="3A7501E9">
        <w:rPr>
          <w:rFonts w:ascii="Times New Roman" w:eastAsia="Times New Roman" w:hAnsi="Times New Roman" w:cs="Times New Roman"/>
        </w:rPr>
        <w:t>. </w:t>
      </w:r>
      <w:r>
        <w:br/>
      </w:r>
      <w:r w:rsidRPr="3A7501E9">
        <w:rPr>
          <w:rFonts w:ascii="Times New Roman" w:eastAsia="Times New Roman" w:hAnsi="Times New Roman" w:cs="Times New Roman"/>
        </w:rPr>
        <w:t> </w:t>
      </w:r>
    </w:p>
    <w:p w14:paraId="2AE7E55B" w14:textId="3C93C864" w:rsidR="005656C4" w:rsidRPr="004E462B" w:rsidRDefault="005656C4" w:rsidP="004E462B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 w:rsidRPr="38FFE826">
        <w:rPr>
          <w:rFonts w:ascii="Times New Roman" w:eastAsia="Times New Roman" w:hAnsi="Times New Roman" w:cs="Times New Roman"/>
        </w:rPr>
        <w:t>Datasheet do Sensor MQ135. Disponível em: https://www.sparkfun.com/datasheets/Sensors/GM-XXX.pdf </w:t>
      </w:r>
      <w:r>
        <w:br/>
      </w:r>
      <w:r w:rsidRPr="38FFE826">
        <w:rPr>
          <w:rFonts w:ascii="Times New Roman" w:eastAsia="Times New Roman" w:hAnsi="Times New Roman" w:cs="Times New Roman"/>
        </w:rPr>
        <w:t> </w:t>
      </w:r>
    </w:p>
    <w:p w14:paraId="6BC406E7" w14:textId="043429D3" w:rsidR="005656C4" w:rsidRPr="004E462B" w:rsidRDefault="005656C4" w:rsidP="004E462B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 w:rsidRPr="004E462B">
        <w:rPr>
          <w:rFonts w:ascii="Times New Roman" w:eastAsia="Times New Roman" w:hAnsi="Times New Roman" w:cs="Times New Roman"/>
        </w:rPr>
        <w:t>Documentação Arduino Uno R3. Disponível em: https://www.arduino.cc/en/Main/ArduinoBoardUno </w:t>
      </w:r>
      <w:r>
        <w:br/>
      </w:r>
      <w:r w:rsidRPr="004E462B">
        <w:rPr>
          <w:rFonts w:ascii="Times New Roman" w:eastAsia="Times New Roman" w:hAnsi="Times New Roman" w:cs="Times New Roman"/>
        </w:rPr>
        <w:t> </w:t>
      </w:r>
    </w:p>
    <w:p w14:paraId="690C1532" w14:textId="77777777" w:rsidR="000A70F8" w:rsidRPr="008B09F3" w:rsidRDefault="000A70F8" w:rsidP="007477AA">
      <w:pPr>
        <w:rPr>
          <w:rFonts w:ascii="Times New Roman" w:hAnsi="Times New Roman" w:cs="Times New Roman"/>
        </w:rPr>
      </w:pPr>
    </w:p>
    <w:sectPr w:rsidR="000A70F8" w:rsidRPr="008B09F3" w:rsidSect="00572AE9">
      <w:headerReference w:type="default" r:id="rId12"/>
      <w:footerReference w:type="default" r:id="rId13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4CCCD" w14:textId="77777777" w:rsidR="006D470D" w:rsidRDefault="006D470D" w:rsidP="00BD4496">
      <w:pPr>
        <w:spacing w:after="0" w:line="240" w:lineRule="auto"/>
      </w:pPr>
      <w:r>
        <w:separator/>
      </w:r>
    </w:p>
  </w:endnote>
  <w:endnote w:type="continuationSeparator" w:id="0">
    <w:p w14:paraId="38A721E0" w14:textId="77777777" w:rsidR="006D470D" w:rsidRDefault="006D470D" w:rsidP="00BD4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676A6" w14:textId="76CCA11F" w:rsidR="00EB7C9B" w:rsidRDefault="38FFE826" w:rsidP="38FFE826">
    <w:pPr>
      <w:spacing w:before="240" w:after="240"/>
      <w:rPr>
        <w:rFonts w:ascii="Times New Roman" w:eastAsia="Times New Roman" w:hAnsi="Times New Roman" w:cs="Times New Roman"/>
        <w:sz w:val="20"/>
        <w:szCs w:val="20"/>
      </w:rPr>
    </w:pPr>
    <w:r w:rsidRPr="38FFE826">
      <w:rPr>
        <w:rFonts w:ascii="Times New Roman" w:eastAsia="Times New Roman" w:hAnsi="Times New Roman" w:cs="Times New Roman"/>
        <w:color w:val="000000" w:themeColor="text1"/>
        <w:sz w:val="20"/>
        <w:szCs w:val="20"/>
      </w:rPr>
      <w:t>¹Curso de Automação Industrial – SENAI Rondonópolis, MT – dhiandra@email.com</w:t>
    </w:r>
    <w:r>
      <w:br/>
    </w:r>
    <w:r w:rsidRPr="38FFE826">
      <w:rPr>
        <w:rFonts w:ascii="Times New Roman" w:eastAsia="Times New Roman" w:hAnsi="Times New Roman" w:cs="Times New Roman"/>
        <w:color w:val="000000" w:themeColor="text1"/>
        <w:sz w:val="20"/>
        <w:szCs w:val="20"/>
      </w:rPr>
      <w:t>²Curso de Automação Industrial – SENAI Rondonópolis, MT – maria@email.com</w:t>
    </w:r>
    <w:r>
      <w:br/>
    </w:r>
    <w:r w:rsidRPr="38FFE826">
      <w:rPr>
        <w:rFonts w:ascii="Times New Roman" w:eastAsia="Times New Roman" w:hAnsi="Times New Roman" w:cs="Times New Roman"/>
        <w:color w:val="000000" w:themeColor="text1"/>
        <w:sz w:val="20"/>
        <w:szCs w:val="20"/>
      </w:rPr>
      <w:t>³Professor Orientador – SENAI Rondonópolis, MT -</w:t>
    </w:r>
    <w:r w:rsidRPr="38FFE826">
      <w:rPr>
        <w:rFonts w:ascii="Times New Roman" w:eastAsia="Times New Roman" w:hAnsi="Times New Roman" w:cs="Times New Roman"/>
        <w:color w:val="000000" w:themeColor="text1"/>
        <w:sz w:val="19"/>
        <w:szCs w:val="19"/>
      </w:rPr>
      <w:t xml:space="preserve"> willian@email.com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5F85C" w14:textId="77777777" w:rsidR="006D470D" w:rsidRDefault="006D470D" w:rsidP="00BD4496">
      <w:pPr>
        <w:spacing w:after="0" w:line="240" w:lineRule="auto"/>
      </w:pPr>
      <w:r>
        <w:separator/>
      </w:r>
    </w:p>
  </w:footnote>
  <w:footnote w:type="continuationSeparator" w:id="0">
    <w:p w14:paraId="53020963" w14:textId="77777777" w:rsidR="006D470D" w:rsidRDefault="006D470D" w:rsidP="00BD44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153C2" w14:textId="2DADE6A2" w:rsidR="00BD4496" w:rsidRDefault="38FFE826" w:rsidP="00797C4A">
    <w:pPr>
      <w:pStyle w:val="Header"/>
    </w:pPr>
    <w:ins w:id="0" w:author="Henrique Rodrigues - SENAI RONDONOPOLIS" w:date="2025-11-10T08:49:00Z" w16du:dateUtc="2025-11-10T12:49:00Z">
      <w:r>
        <w:rPr>
          <w:noProof/>
        </w:rPr>
        <w:drawing>
          <wp:anchor distT="0" distB="0" distL="114300" distR="114300" simplePos="0" relativeHeight="251658240" behindDoc="0" locked="0" layoutInCell="1" allowOverlap="1" wp14:anchorId="5049F9F3" wp14:editId="40EDBA35">
            <wp:simplePos x="0" y="0"/>
            <wp:positionH relativeFrom="column">
              <wp:posOffset>-1110615</wp:posOffset>
            </wp:positionH>
            <wp:positionV relativeFrom="paragraph">
              <wp:posOffset>-434340</wp:posOffset>
            </wp:positionV>
            <wp:extent cx="7585075" cy="1516380"/>
            <wp:effectExtent l="0" t="0" r="0" b="7620"/>
            <wp:wrapSquare wrapText="bothSides"/>
            <wp:docPr id="1552543990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43990" name="Imagem 1" descr="Uma imagem contendo Texto&#10;&#10;O conteúdo gerado por IA pode estar incorreto.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5075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ins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0kolkvS4NZ5xF" int2:id="8xuuESBz">
      <int2:state int2:value="Rejected" int2:type="spell"/>
    </int2:textHash>
    <int2:textHash int2:hashCode="TdOwox0p6JQs7a" int2:id="OWlznglS">
      <int2:state int2:value="Rejected" int2:type="spell"/>
    </int2:textHash>
    <int2:textHash int2:hashCode="1C1noFlWcxmy93" int2:id="UczbDKSN">
      <int2:state int2:value="Rejected" int2:type="spell"/>
    </int2:textHash>
    <int2:textHash int2:hashCode="Wtk9X/E7BgY9Xx" int2:id="sMg4uhjb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3081"/>
    <w:multiLevelType w:val="multilevel"/>
    <w:tmpl w:val="E260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2A23DA"/>
    <w:multiLevelType w:val="multilevel"/>
    <w:tmpl w:val="37F8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5210E1"/>
    <w:multiLevelType w:val="multilevel"/>
    <w:tmpl w:val="841C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F55E51"/>
    <w:multiLevelType w:val="hybridMultilevel"/>
    <w:tmpl w:val="DF9A9BE4"/>
    <w:lvl w:ilvl="0" w:tplc="60E48384">
      <w:start w:val="1"/>
      <w:numFmt w:val="decimal"/>
      <w:lvlText w:val="%1."/>
      <w:lvlJc w:val="left"/>
      <w:pPr>
        <w:ind w:left="502" w:hanging="360"/>
      </w:pPr>
      <w:rPr>
        <w:rFonts w:hint="default"/>
        <w:sz w:val="34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CFF3ACC"/>
    <w:multiLevelType w:val="multilevel"/>
    <w:tmpl w:val="DEEA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921268"/>
    <w:multiLevelType w:val="multilevel"/>
    <w:tmpl w:val="857A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8AC4DAF"/>
    <w:multiLevelType w:val="multilevel"/>
    <w:tmpl w:val="F620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D11C05"/>
    <w:multiLevelType w:val="multilevel"/>
    <w:tmpl w:val="4862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15F5041"/>
    <w:multiLevelType w:val="multilevel"/>
    <w:tmpl w:val="0998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2E00117"/>
    <w:multiLevelType w:val="multilevel"/>
    <w:tmpl w:val="FD32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317790">
    <w:abstractNumId w:val="5"/>
  </w:num>
  <w:num w:numId="2" w16cid:durableId="206575246">
    <w:abstractNumId w:val="6"/>
  </w:num>
  <w:num w:numId="3" w16cid:durableId="1757899605">
    <w:abstractNumId w:val="2"/>
  </w:num>
  <w:num w:numId="4" w16cid:durableId="70935094">
    <w:abstractNumId w:val="9"/>
  </w:num>
  <w:num w:numId="5" w16cid:durableId="1107967559">
    <w:abstractNumId w:val="0"/>
  </w:num>
  <w:num w:numId="6" w16cid:durableId="1713143532">
    <w:abstractNumId w:val="8"/>
  </w:num>
  <w:num w:numId="7" w16cid:durableId="1740444312">
    <w:abstractNumId w:val="1"/>
  </w:num>
  <w:num w:numId="8" w16cid:durableId="1728915129">
    <w:abstractNumId w:val="4"/>
  </w:num>
  <w:num w:numId="9" w16cid:durableId="17047797">
    <w:abstractNumId w:val="7"/>
  </w:num>
  <w:num w:numId="10" w16cid:durableId="16303546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styleLockTheme/>
  <w:styleLockQFSet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496"/>
    <w:rsid w:val="00032F60"/>
    <w:rsid w:val="00062740"/>
    <w:rsid w:val="0008105C"/>
    <w:rsid w:val="000A70F8"/>
    <w:rsid w:val="000B483A"/>
    <w:rsid w:val="000B6A90"/>
    <w:rsid w:val="001152E2"/>
    <w:rsid w:val="00134277"/>
    <w:rsid w:val="0016521C"/>
    <w:rsid w:val="001E4041"/>
    <w:rsid w:val="001F6AC4"/>
    <w:rsid w:val="001F72CF"/>
    <w:rsid w:val="00202FD2"/>
    <w:rsid w:val="00212864"/>
    <w:rsid w:val="002425C0"/>
    <w:rsid w:val="002C13D4"/>
    <w:rsid w:val="003112D6"/>
    <w:rsid w:val="00337DAA"/>
    <w:rsid w:val="00355C4D"/>
    <w:rsid w:val="00377C2D"/>
    <w:rsid w:val="0039201C"/>
    <w:rsid w:val="003B3C1E"/>
    <w:rsid w:val="003D22F5"/>
    <w:rsid w:val="003D733E"/>
    <w:rsid w:val="003F2790"/>
    <w:rsid w:val="0045413C"/>
    <w:rsid w:val="004A7731"/>
    <w:rsid w:val="004E462B"/>
    <w:rsid w:val="005656C4"/>
    <w:rsid w:val="00572AE9"/>
    <w:rsid w:val="005A1E7F"/>
    <w:rsid w:val="005C0246"/>
    <w:rsid w:val="005D7880"/>
    <w:rsid w:val="005E7F30"/>
    <w:rsid w:val="0063651D"/>
    <w:rsid w:val="00640AE8"/>
    <w:rsid w:val="00655E9D"/>
    <w:rsid w:val="00663C1F"/>
    <w:rsid w:val="006D470D"/>
    <w:rsid w:val="006D5D3A"/>
    <w:rsid w:val="006F5815"/>
    <w:rsid w:val="007477AA"/>
    <w:rsid w:val="007848B7"/>
    <w:rsid w:val="00797C4A"/>
    <w:rsid w:val="007B479F"/>
    <w:rsid w:val="007D5432"/>
    <w:rsid w:val="00806CE1"/>
    <w:rsid w:val="00851CE1"/>
    <w:rsid w:val="008B09F3"/>
    <w:rsid w:val="008B12F3"/>
    <w:rsid w:val="008C21FA"/>
    <w:rsid w:val="008E16BC"/>
    <w:rsid w:val="009224AB"/>
    <w:rsid w:val="00935E78"/>
    <w:rsid w:val="0094252E"/>
    <w:rsid w:val="009748CF"/>
    <w:rsid w:val="00A025D9"/>
    <w:rsid w:val="00A13219"/>
    <w:rsid w:val="00A47CFC"/>
    <w:rsid w:val="00A50686"/>
    <w:rsid w:val="00A63B29"/>
    <w:rsid w:val="00AB4F2E"/>
    <w:rsid w:val="00AC0FB9"/>
    <w:rsid w:val="00AC2D7E"/>
    <w:rsid w:val="00AC331A"/>
    <w:rsid w:val="00B82F65"/>
    <w:rsid w:val="00BA515C"/>
    <w:rsid w:val="00BD2CB6"/>
    <w:rsid w:val="00BD4496"/>
    <w:rsid w:val="00BF5145"/>
    <w:rsid w:val="00C229A7"/>
    <w:rsid w:val="00C921B8"/>
    <w:rsid w:val="00D131D4"/>
    <w:rsid w:val="00D16C73"/>
    <w:rsid w:val="00D40FA3"/>
    <w:rsid w:val="00D5634F"/>
    <w:rsid w:val="00DA60C1"/>
    <w:rsid w:val="00DC62AC"/>
    <w:rsid w:val="00E02CF0"/>
    <w:rsid w:val="00E82314"/>
    <w:rsid w:val="00EB7C9B"/>
    <w:rsid w:val="00EF012B"/>
    <w:rsid w:val="00F47015"/>
    <w:rsid w:val="00F65991"/>
    <w:rsid w:val="00FB16FD"/>
    <w:rsid w:val="00FC470A"/>
    <w:rsid w:val="00FE5827"/>
    <w:rsid w:val="063F7EDD"/>
    <w:rsid w:val="0716966A"/>
    <w:rsid w:val="0BDD605A"/>
    <w:rsid w:val="0D66CC87"/>
    <w:rsid w:val="0E4C47FB"/>
    <w:rsid w:val="109E4ED8"/>
    <w:rsid w:val="10AF3229"/>
    <w:rsid w:val="1163D616"/>
    <w:rsid w:val="133F9A88"/>
    <w:rsid w:val="137B29BE"/>
    <w:rsid w:val="18206005"/>
    <w:rsid w:val="185581D1"/>
    <w:rsid w:val="198F1253"/>
    <w:rsid w:val="1C516FD4"/>
    <w:rsid w:val="1ED11743"/>
    <w:rsid w:val="1F851BE5"/>
    <w:rsid w:val="22BDD6D5"/>
    <w:rsid w:val="251A777E"/>
    <w:rsid w:val="2738D3B4"/>
    <w:rsid w:val="282624D5"/>
    <w:rsid w:val="291E3030"/>
    <w:rsid w:val="2953ADF3"/>
    <w:rsid w:val="2BC5361E"/>
    <w:rsid w:val="2D9A6F7A"/>
    <w:rsid w:val="30138899"/>
    <w:rsid w:val="3334CA03"/>
    <w:rsid w:val="356A795A"/>
    <w:rsid w:val="38DDBCFA"/>
    <w:rsid w:val="38FFE826"/>
    <w:rsid w:val="3A7501E9"/>
    <w:rsid w:val="3C1F76AD"/>
    <w:rsid w:val="3DF6D016"/>
    <w:rsid w:val="41176D2D"/>
    <w:rsid w:val="43DEB56B"/>
    <w:rsid w:val="45835B12"/>
    <w:rsid w:val="459C99D1"/>
    <w:rsid w:val="4616C98A"/>
    <w:rsid w:val="471D8202"/>
    <w:rsid w:val="48F8233E"/>
    <w:rsid w:val="4CA2A6C9"/>
    <w:rsid w:val="4CE3B9CC"/>
    <w:rsid w:val="53221DC8"/>
    <w:rsid w:val="5521DD0B"/>
    <w:rsid w:val="556D3D92"/>
    <w:rsid w:val="56188473"/>
    <w:rsid w:val="5A11237B"/>
    <w:rsid w:val="5A93A7FA"/>
    <w:rsid w:val="603ABBB8"/>
    <w:rsid w:val="66665970"/>
    <w:rsid w:val="66745A58"/>
    <w:rsid w:val="6745E15D"/>
    <w:rsid w:val="70B5E2D6"/>
    <w:rsid w:val="74090A74"/>
    <w:rsid w:val="758B1D57"/>
    <w:rsid w:val="77FC894A"/>
    <w:rsid w:val="79BB2B91"/>
    <w:rsid w:val="7EDFE3D9"/>
    <w:rsid w:val="7F673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58B285"/>
  <w15:chartTrackingRefBased/>
  <w15:docId w15:val="{4563DDCF-7B1E-4A1A-84B4-2716A2806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locked="0" w:semiHidden="1" w:uiPriority="9" w:unhideWhenUsed="1" w:qFormat="1"/>
    <w:lsdException w:name="heading 6" w:locked="0" w:semiHidden="1" w:uiPriority="9" w:unhideWhenUsed="1" w:qFormat="1"/>
    <w:lsdException w:name="heading 7" w:locked="0" w:semiHidden="1" w:uiPriority="9" w:unhideWhenUsed="1" w:qFormat="1"/>
    <w:lsdException w:name="heading 8" w:locked="0" w:semiHidden="1" w:uiPriority="9" w:unhideWhenUsed="1" w:qFormat="1"/>
    <w:lsdException w:name="heading 9" w:locked="0" w:semiHidden="1" w:uiPriority="9" w:unhideWhenUsed="1" w:qFormat="1"/>
    <w:lsdException w:name="index 1" w:locked="0" w:semiHidden="1" w:unhideWhenUsed="1"/>
    <w:lsdException w:name="index 2" w:locked="0" w:semiHidden="1" w:unhideWhenUsed="1"/>
    <w:lsdException w:name="index 3" w:locked="0" w:semiHidden="1" w:unhideWhenUsed="1"/>
    <w:lsdException w:name="index 4" w:locked="0" w:semiHidden="1" w:unhideWhenUsed="1"/>
    <w:lsdException w:name="index 5" w:locked="0" w:semiHidden="1" w:unhideWhenUsed="1"/>
    <w:lsdException w:name="index 6" w:locked="0" w:semiHidden="1" w:unhideWhenUsed="1"/>
    <w:lsdException w:name="index 7" w:locked="0" w:semiHidden="1" w:unhideWhenUsed="1"/>
    <w:lsdException w:name="index 8" w:locked="0" w:semiHidden="1" w:unhideWhenUsed="1"/>
    <w:lsdException w:name="index 9" w:locked="0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39" w:unhideWhenUsed="1"/>
    <w:lsdException w:name="toc 5" w:locked="0" w:semiHidden="1" w:uiPriority="39" w:unhideWhenUsed="1"/>
    <w:lsdException w:name="toc 6" w:locked="0" w:semiHidden="1" w:uiPriority="39" w:unhideWhenUsed="1"/>
    <w:lsdException w:name="toc 7" w:locked="0" w:semiHidden="1" w:uiPriority="39" w:unhideWhenUsed="1"/>
    <w:lsdException w:name="toc 8" w:locked="0" w:semiHidden="1" w:uiPriority="39" w:unhideWhenUsed="1"/>
    <w:lsdException w:name="toc 9" w:locked="0" w:semiHidden="1" w:uiPriority="39" w:unhideWhenUsed="1"/>
    <w:lsdException w:name="Normal Indent" w:locked="0" w:semiHidden="1" w:unhideWhenUsed="1"/>
    <w:lsdException w:name="footnote text" w:locked="0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locked="0" w:semiHidden="1" w:unhideWhenUsed="1"/>
    <w:lsdException w:name="caption" w:locked="0" w:semiHidden="1" w:uiPriority="35" w:unhideWhenUsed="1" w:qFormat="1"/>
    <w:lsdException w:name="table of figures" w:locked="0" w:semiHidden="1" w:unhideWhenUsed="1"/>
    <w:lsdException w:name="envelope address" w:locked="0" w:semiHidden="1" w:unhideWhenUsed="1"/>
    <w:lsdException w:name="envelope return" w:locked="0" w:semiHidden="1" w:unhideWhenUsed="1"/>
    <w:lsdException w:name="footnote reference" w:locked="0" w:semiHidden="1" w:unhideWhenUsed="1"/>
    <w:lsdException w:name="annotation reference" w:locked="0" w:semiHidden="1" w:unhideWhenUsed="1"/>
    <w:lsdException w:name="line number" w:locked="0" w:semiHidden="1" w:unhideWhenUsed="1"/>
    <w:lsdException w:name="page number" w:locked="0" w:semiHidden="1" w:unhideWhenUsed="1"/>
    <w:lsdException w:name="endnote reference" w:locked="0" w:semiHidden="1" w:unhideWhenUsed="1"/>
    <w:lsdException w:name="endnote text" w:locked="0" w:semiHidden="1" w:unhideWhenUsed="1"/>
    <w:lsdException w:name="table of authorities" w:locked="0" w:semiHidden="1" w:unhideWhenUsed="1"/>
    <w:lsdException w:name="macro" w:locked="0" w:semiHidden="1" w:unhideWhenUsed="1"/>
    <w:lsdException w:name="toa heading" w:locked="0" w:semiHidden="1" w:unhideWhenUsed="1"/>
    <w:lsdException w:name="List" w:locked="0" w:semiHidden="1" w:unhideWhenUsed="1"/>
    <w:lsdException w:name="List Bullet" w:locked="0" w:semiHidden="1" w:unhideWhenUsed="1"/>
    <w:lsdException w:name="List Number" w:locked="0" w:semiHidden="1" w:unhideWhenUsed="1"/>
    <w:lsdException w:name="List 2" w:locked="0" w:semiHidden="1" w:unhideWhenUsed="1"/>
    <w:lsdException w:name="List 3" w:locked="0" w:semiHidden="1" w:unhideWhenUsed="1"/>
    <w:lsdException w:name="List 4" w:locked="0" w:semiHidden="1" w:unhideWhenUsed="1"/>
    <w:lsdException w:name="List 5" w:locked="0" w:semiHidden="1" w:unhideWhenUsed="1"/>
    <w:lsdException w:name="List Bullet 2" w:locked="0" w:semiHidden="1" w:unhideWhenUsed="1"/>
    <w:lsdException w:name="List Bullet 3" w:locked="0" w:semiHidden="1" w:unhideWhenUsed="1"/>
    <w:lsdException w:name="List Bullet 4" w:locked="0" w:semiHidden="1" w:unhideWhenUsed="1"/>
    <w:lsdException w:name="List Bullet 5" w:locked="0" w:semiHidden="1" w:unhideWhenUsed="1"/>
    <w:lsdException w:name="List Number 2" w:locked="0" w:semiHidden="1" w:unhideWhenUsed="1"/>
    <w:lsdException w:name="List Number 3" w:locked="0" w:semiHidden="1" w:unhideWhenUsed="1"/>
    <w:lsdException w:name="List Number 4" w:locked="0" w:semiHidden="1" w:unhideWhenUsed="1"/>
    <w:lsdException w:name="List Number 5" w:locked="0" w:semiHidden="1" w:unhideWhenUsed="1"/>
    <w:lsdException w:name="Title" w:locked="0" w:uiPriority="10" w:qFormat="1"/>
    <w:lsdException w:name="Closing" w:locked="0" w:semiHidden="1" w:unhideWhenUsed="1"/>
    <w:lsdException w:name="Signature" w:locked="0" w:semiHidden="1" w:unhideWhenUsed="1"/>
    <w:lsdException w:name="Default Paragraph Font" w:locked="0" w:semiHidden="1" w:uiPriority="1" w:unhideWhenUsed="1"/>
    <w:lsdException w:name="Body Text" w:locked="0" w:semiHidden="1" w:unhideWhenUsed="1"/>
    <w:lsdException w:name="Body Text Indent" w:locked="0" w:semiHidden="1" w:unhideWhenUsed="1"/>
    <w:lsdException w:name="List Continue" w:locked="0" w:semiHidden="1" w:unhideWhenUsed="1"/>
    <w:lsdException w:name="List Continue 2" w:locked="0" w:semiHidden="1" w:unhideWhenUsed="1"/>
    <w:lsdException w:name="List Continue 3" w:locked="0" w:semiHidden="1" w:unhideWhenUsed="1"/>
    <w:lsdException w:name="List Continue 4" w:locked="0" w:semiHidden="1" w:unhideWhenUsed="1"/>
    <w:lsdException w:name="List Continue 5" w:locked="0" w:semiHidden="1" w:unhideWhenUsed="1"/>
    <w:lsdException w:name="Message Header" w:locked="0" w:semiHidden="1" w:unhideWhenUsed="1"/>
    <w:lsdException w:name="Subtitle" w:locked="0" w:uiPriority="11" w:qFormat="1"/>
    <w:lsdException w:name="Salutation" w:locked="0" w:semiHidden="1" w:unhideWhenUsed="1"/>
    <w:lsdException w:name="Date" w:locked="0" w:semiHidden="1" w:unhideWhenUsed="1"/>
    <w:lsdException w:name="Body Text First Indent" w:locked="0" w:semiHidden="1" w:unhideWhenUsed="1"/>
    <w:lsdException w:name="Body Text First Indent 2" w:locked="0" w:semiHidden="1" w:unhideWhenUsed="1"/>
    <w:lsdException w:name="Note Heading" w:locked="0" w:semiHidden="1" w:unhideWhenUsed="1"/>
    <w:lsdException w:name="Body Text 2" w:locked="0" w:semiHidden="1" w:unhideWhenUsed="1"/>
    <w:lsdException w:name="Body Text 3" w:locked="0" w:semiHidden="1" w:unhideWhenUsed="1"/>
    <w:lsdException w:name="Body Text Indent 2" w:locked="0" w:semiHidden="1" w:unhideWhenUsed="1"/>
    <w:lsdException w:name="Body Text Indent 3" w:locked="0" w:semiHidden="1" w:unhideWhenUsed="1"/>
    <w:lsdException w:name="Block Text" w:locked="0" w:semiHidden="1" w:unhideWhenUsed="1"/>
    <w:lsdException w:name="Hyperlink" w:locked="0" w:semiHidden="1" w:unhideWhenUsed="1"/>
    <w:lsdException w:name="FollowedHyperlink" w:locked="0" w:semiHidden="1" w:unhideWhenUsed="1"/>
    <w:lsdException w:name="Strong" w:locked="0" w:uiPriority="22" w:qFormat="1"/>
    <w:lsdException w:name="Emphasis" w:locked="0" w:uiPriority="20" w:qFormat="1"/>
    <w:lsdException w:name="Document Map" w:locked="0" w:semiHidden="1" w:unhideWhenUsed="1"/>
    <w:lsdException w:name="Plain Text" w:locked="0" w:semiHidden="1" w:unhideWhenUsed="1"/>
    <w:lsdException w:name="E-mail Signature" w:locked="0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locked="0" w:semiHidden="1" w:unhideWhenUsed="1"/>
    <w:lsdException w:name="HTML Address" w:locked="0" w:semiHidden="1" w:unhideWhenUsed="1"/>
    <w:lsdException w:name="HTML Cite" w:locked="0" w:semiHidden="1" w:unhideWhenUsed="1"/>
    <w:lsdException w:name="HTML Code" w:locked="0" w:semiHidden="1" w:unhideWhenUsed="1"/>
    <w:lsdException w:name="HTML Definition" w:locked="0" w:semiHidden="1" w:unhideWhenUsed="1"/>
    <w:lsdException w:name="HTML Keyboard" w:locked="0" w:semiHidden="1" w:unhideWhenUsed="1"/>
    <w:lsdException w:name="HTML Preformatted" w:locked="0" w:semiHidden="1" w:unhideWhenUsed="1"/>
    <w:lsdException w:name="HTML Sample" w:locked="0" w:semiHidden="1" w:unhideWhenUsed="1"/>
    <w:lsdException w:name="HTML Typewriter" w:locked="0" w:semiHidden="1" w:unhideWhenUsed="1"/>
    <w:lsdException w:name="HTML Variable" w:locked="0" w:semiHidden="1" w:unhideWhenUsed="1"/>
    <w:lsdException w:name="Normal Table" w:locked="0" w:semiHidden="1" w:unhideWhenUsed="1"/>
    <w:lsdException w:name="annotation subject" w:locked="0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uiPriority="39"/>
    <w:lsdException w:name="Table Theme" w:semiHidden="1" w:unhideWhenUsed="1"/>
    <w:lsdException w:name="Placeholder Text" w:locked="0" w:semiHidden="1"/>
    <w:lsdException w:name="No Spacing" w:locked="0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locked="0" w:uiPriority="29" w:qFormat="1"/>
    <w:lsdException w:name="Intense Quote" w:locked="0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0" w:uiPriority="19" w:qFormat="1"/>
    <w:lsdException w:name="Intense Emphasis" w:locked="0" w:uiPriority="21" w:qFormat="1"/>
    <w:lsdException w:name="Subtle Reference" w:locked="0" w:uiPriority="31" w:qFormat="1"/>
    <w:lsdException w:name="Intense Reference" w:locked="0" w:uiPriority="32" w:qFormat="1"/>
    <w:lsdException w:name="Book Title" w:locked="0" w:uiPriority="33" w:qFormat="1"/>
    <w:lsdException w:name="Bibliography" w:locked="0" w:semiHidden="1" w:uiPriority="37" w:unhideWhenUsed="1"/>
    <w:lsdException w:name="TOC Heading" w:locked="0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4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4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4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4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4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4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4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4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4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4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next w:val="Heading4"/>
    <w:link w:val="HeaderChar"/>
    <w:uiPriority w:val="99"/>
    <w:unhideWhenUsed/>
    <w:rsid w:val="00797C4A"/>
    <w:pPr>
      <w:tabs>
        <w:tab w:val="center" w:pos="4252"/>
        <w:tab w:val="right" w:pos="8504"/>
      </w:tabs>
      <w:spacing w:after="0" w:line="240" w:lineRule="auto"/>
    </w:pPr>
    <w:rPr>
      <w:rFonts w:ascii="Times New Roman" w:hAnsi="Times New Roman"/>
      <w:sz w:val="34"/>
    </w:rPr>
  </w:style>
  <w:style w:type="character" w:customStyle="1" w:styleId="HeaderChar">
    <w:name w:val="Header Char"/>
    <w:basedOn w:val="DefaultParagraphFont"/>
    <w:link w:val="Header"/>
    <w:uiPriority w:val="99"/>
    <w:rsid w:val="00797C4A"/>
    <w:rPr>
      <w:rFonts w:ascii="Times New Roman" w:hAnsi="Times New Roman"/>
      <w:sz w:val="34"/>
    </w:rPr>
  </w:style>
  <w:style w:type="paragraph" w:styleId="Footer">
    <w:name w:val="footer"/>
    <w:basedOn w:val="Normal"/>
    <w:link w:val="FooterChar"/>
    <w:uiPriority w:val="99"/>
    <w:unhideWhenUsed/>
    <w:rsid w:val="00BD44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496"/>
  </w:style>
  <w:style w:type="paragraph" w:styleId="Revision">
    <w:name w:val="Revision"/>
    <w:hidden/>
    <w:uiPriority w:val="99"/>
    <w:semiHidden/>
    <w:rsid w:val="00BD4496"/>
    <w:pPr>
      <w:spacing w:after="0" w:line="240" w:lineRule="auto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797C4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B7C9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79B37217B655C49873923DDED24041B" ma:contentTypeVersion="9" ma:contentTypeDescription="Crie um novo documento." ma:contentTypeScope="" ma:versionID="12b1f544cce584ff629ed8a76c864aa4">
  <xsd:schema xmlns:xsd="http://www.w3.org/2001/XMLSchema" xmlns:xs="http://www.w3.org/2001/XMLSchema" xmlns:p="http://schemas.microsoft.com/office/2006/metadata/properties" xmlns:ns3="857cee04-791c-4838-ae97-914c8dddd04f" xmlns:ns4="291a60ee-de47-42b5-9620-85c7eaf51a9e" targetNamespace="http://schemas.microsoft.com/office/2006/metadata/properties" ma:root="true" ma:fieldsID="3331b27c91525ede3ce175a2488fb2c3" ns3:_="" ns4:_="">
    <xsd:import namespace="857cee04-791c-4838-ae97-914c8dddd04f"/>
    <xsd:import namespace="291a60ee-de47-42b5-9620-85c7eaf51a9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7cee04-791c-4838-ae97-914c8dddd04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1a60ee-de47-42b5-9620-85c7eaf51a9e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57cee04-791c-4838-ae97-914c8dddd04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B6273C-655A-4329-9273-F0C46027D5C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0FB3357-4E1E-45E5-BEA7-0FDFFC64AE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7cee04-791c-4838-ae97-914c8dddd04f"/>
    <ds:schemaRef ds:uri="291a60ee-de47-42b5-9620-85c7eaf51a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9DCE18A-9A42-4648-B350-9F80E73A95DB}">
  <ds:schemaRefs>
    <ds:schemaRef ds:uri="http://schemas.microsoft.com/office/2006/metadata/properties"/>
    <ds:schemaRef ds:uri="http://schemas.microsoft.com/office/infopath/2007/PartnerControls"/>
    <ds:schemaRef ds:uri="857cee04-791c-4838-ae97-914c8dddd04f"/>
  </ds:schemaRefs>
</ds:datastoreItem>
</file>

<file path=customXml/itemProps4.xml><?xml version="1.0" encoding="utf-8"?>
<ds:datastoreItem xmlns:ds="http://schemas.openxmlformats.org/officeDocument/2006/customXml" ds:itemID="{366201DB-9A42-4904-9187-390485DF0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602</Words>
  <Characters>3434</Characters>
  <Application>Microsoft Office Word</Application>
  <DocSecurity>4</DocSecurity>
  <Lines>28</Lines>
  <Paragraphs>8</Paragraphs>
  <ScaleCrop>false</ScaleCrop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Rodrigues - SENAI RONDONOPOLIS</dc:creator>
  <cp:keywords/>
  <dc:description/>
  <cp:lastModifiedBy>Maria Eloiza Damazio Silva - SENAI - Rondonopolis/MT</cp:lastModifiedBy>
  <cp:revision>11</cp:revision>
  <dcterms:created xsi:type="dcterms:W3CDTF">2025-11-14T17:00:00Z</dcterms:created>
  <dcterms:modified xsi:type="dcterms:W3CDTF">2025-11-14T15:30:00Z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0x010100179B37217B655C49873923DDED24041B</vt:lpwstr>
  </property>
</Properties>
</file>